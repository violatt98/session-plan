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B7600" w14:textId="77777777" w:rsidR="00746FB0" w:rsidRDefault="009C33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9 Oct 1330-1415: Child O (5y10m, Male) </w:t>
      </w:r>
    </w:p>
    <w:p w14:paraId="455AB597" w14:textId="77777777" w:rsidR="00746FB0" w:rsidRDefault="009C33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Session Plan for Yearly Review</w:t>
      </w:r>
    </w:p>
    <w:tbl>
      <w:tblPr>
        <w:tblStyle w:val="a"/>
        <w:tblW w:w="138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495"/>
        <w:gridCol w:w="8925"/>
        <w:gridCol w:w="1440"/>
      </w:tblGrid>
      <w:tr w:rsidR="00746FB0" w14:paraId="06E2A929" w14:textId="77777777">
        <w:trPr>
          <w:trHeight w:val="448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48A8" w14:textId="77777777" w:rsidR="00746FB0" w:rsidRDefault="009C338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Activity and </w:t>
            </w:r>
            <w:r>
              <w:rPr>
                <w:b/>
                <w:bCs/>
                <w:color w:val="000000"/>
                <w:sz w:val="22"/>
                <w:szCs w:val="22"/>
              </w:rPr>
              <w:t>Goal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136F7" w14:textId="77777777" w:rsidR="00746FB0" w:rsidRDefault="009C338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Procedures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64B7" w14:textId="77777777" w:rsidR="00746FB0" w:rsidRDefault="009C338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Timing</w:t>
            </w:r>
          </w:p>
        </w:tc>
      </w:tr>
      <w:tr w:rsidR="00746FB0" w14:paraId="29B72DA3" w14:textId="77777777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033DB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Case history with parent</w:t>
            </w:r>
          </w:p>
          <w:p w14:paraId="1152279C" w14:textId="77777777" w:rsidR="00746FB0" w:rsidRDefault="00746FB0">
            <w:pPr>
              <w:rPr>
                <w:sz w:val="22"/>
                <w:szCs w:val="22"/>
              </w:rPr>
            </w:pPr>
          </w:p>
          <w:p w14:paraId="17C6575A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Goal</w:t>
            </w:r>
            <w:r>
              <w:rPr>
                <w:b/>
                <w:bCs/>
                <w:sz w:val="22"/>
                <w:szCs w:val="22"/>
                <w:u w:val="single"/>
              </w:rPr>
              <w:t>:</w:t>
            </w:r>
            <w:r>
              <w:rPr>
                <w:sz w:val="22"/>
                <w:szCs w:val="22"/>
              </w:rPr>
              <w:t xml:space="preserve"> Obtain relevant case history regarding the child’s communication and speech development. 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DCB5" w14:textId="77777777" w:rsidR="00746FB0" w:rsidRDefault="009C338C">
            <w:pPr>
              <w:ind w:right="600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General Questions: </w:t>
            </w:r>
          </w:p>
          <w:p w14:paraId="5B4CCA65" w14:textId="77777777" w:rsidR="00746FB0" w:rsidRDefault="009C338C">
            <w:pPr>
              <w:numPr>
                <w:ilvl w:val="0"/>
                <w:numId w:val="8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Since we last saw him, how do you feel his speech and language have been?</w:t>
            </w:r>
          </w:p>
          <w:p w14:paraId="2BFD58D6" w14:textId="77777777" w:rsidR="00746FB0" w:rsidRDefault="009C338C">
            <w:pPr>
              <w:numPr>
                <w:ilvl w:val="0"/>
                <w:numId w:val="8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there any concerns about his communication at the moment?</w:t>
            </w:r>
          </w:p>
          <w:p w14:paraId="3145E2E8" w14:textId="77777777" w:rsidR="00746FB0" w:rsidRDefault="009C338C">
            <w:pPr>
              <w:numPr>
                <w:ilvl w:val="0"/>
                <w:numId w:val="8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there anything you’ve noticed that has improved or changed over the past year?</w:t>
            </w:r>
          </w:p>
          <w:p w14:paraId="611EBDF7" w14:textId="12C6D0B8" w:rsidR="00746FB0" w:rsidRDefault="009C338C">
            <w:pPr>
              <w:numPr>
                <w:ilvl w:val="0"/>
                <w:numId w:val="8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What have his teachers said about his communication?</w:t>
            </w:r>
            <w:r w:rsidR="00F6405C">
              <w:rPr>
                <w:sz w:val="22"/>
                <w:szCs w:val="22"/>
              </w:rPr>
              <w:t xml:space="preserve"> (Also check if he’s still in the same preschool)</w:t>
            </w:r>
          </w:p>
          <w:p w14:paraId="736A84D8" w14:textId="0D889C70" w:rsidR="00746FB0" w:rsidRDefault="009C338C">
            <w:pPr>
              <w:numPr>
                <w:ilvl w:val="0"/>
                <w:numId w:val="8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</w:t>
            </w:r>
            <w:ins w:id="0" w:author="Jasmine Teo Lee Ping (KKH)" w:date="2026-10-08T14:33:00Z" w16du:dateUtc="2026-10-08T06:33:00Z">
              <w:r w:rsidR="00FD5AE5">
                <w:rPr>
                  <w:sz w:val="22"/>
                  <w:szCs w:val="22"/>
                </w:rPr>
                <w:t>es</w:t>
              </w:r>
            </w:ins>
            <w:r>
              <w:rPr>
                <w:sz w:val="22"/>
                <w:szCs w:val="22"/>
              </w:rPr>
              <w:t xml:space="preserve"> his teachers have any concerns about his speech, language, or learning?</w:t>
            </w:r>
          </w:p>
          <w:p w14:paraId="587743AF" w14:textId="77777777" w:rsidR="00746FB0" w:rsidRDefault="009C338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Literacy: </w:t>
            </w:r>
          </w:p>
          <w:p w14:paraId="726C7C18" w14:textId="77777777" w:rsidR="00746FB0" w:rsidRDefault="009C338C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How is he doing with reading and writing now compared with last year? </w:t>
            </w:r>
          </w:p>
          <w:p w14:paraId="46E197A9" w14:textId="77777777" w:rsidR="00746FB0" w:rsidRDefault="009C338C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Is he able to read any words independently now? </w:t>
            </w:r>
          </w:p>
          <w:p w14:paraId="5783FA72" w14:textId="77777777" w:rsidR="00746FB0" w:rsidRDefault="009C338C">
            <w:pPr>
              <w:numPr>
                <w:ilvl w:val="0"/>
                <w:numId w:val="5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 he recognize common or sight words?</w:t>
            </w:r>
          </w:p>
          <w:p w14:paraId="7D2BCF43" w14:textId="77777777" w:rsidR="00746FB0" w:rsidRDefault="009C338C">
            <w:pPr>
              <w:numPr>
                <w:ilvl w:val="0"/>
                <w:numId w:val="5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does he do with sounding out and blending letters to read a word?</w:t>
            </w:r>
          </w:p>
          <w:p w14:paraId="14BB341B" w14:textId="77777777" w:rsidR="00746FB0" w:rsidRDefault="009C338C">
            <w:pPr>
              <w:numPr>
                <w:ilvl w:val="0"/>
                <w:numId w:val="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you read books together at home? Does he enjoy reading?</w:t>
            </w:r>
          </w:p>
          <w:p w14:paraId="6CCA9F89" w14:textId="77777777" w:rsidR="00746FB0" w:rsidRDefault="009C338C">
            <w:pPr>
              <w:numPr>
                <w:ilvl w:val="0"/>
                <w:numId w:val="5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 he write his name and simple words independently?</w:t>
            </w:r>
          </w:p>
          <w:p w14:paraId="34573FA9" w14:textId="77777777" w:rsidR="00746FB0" w:rsidRDefault="009C338C">
            <w:pPr>
              <w:numPr>
                <w:ilvl w:val="0"/>
                <w:numId w:val="5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 you still notice him reversing or writing letters/numbers backwards?</w:t>
            </w:r>
          </w:p>
          <w:p w14:paraId="1231F7A9" w14:textId="77777777" w:rsidR="00746FB0" w:rsidRDefault="009C338C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Speech:</w:t>
            </w:r>
          </w:p>
          <w:p w14:paraId="21F6C9E4" w14:textId="77777777" w:rsidR="00746FB0" w:rsidRDefault="009C338C">
            <w:pPr>
              <w:numPr>
                <w:ilvl w:val="0"/>
                <w:numId w:val="7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easy is it for you and other people to understand him now?</w:t>
            </w:r>
          </w:p>
          <w:p w14:paraId="13ABEBD9" w14:textId="77777777" w:rsidR="00746FB0" w:rsidRDefault="009C338C">
            <w:pPr>
              <w:numPr>
                <w:ilvl w:val="0"/>
                <w:numId w:val="7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Are there any sounds that you notice he has difficulty saying?</w:t>
            </w:r>
          </w:p>
          <w:p w14:paraId="4583AA44" w14:textId="77777777" w:rsidR="00746FB0" w:rsidRDefault="009C338C">
            <w:pPr>
              <w:rPr>
                <w:b/>
                <w:bCs/>
                <w:sz w:val="22"/>
                <w:szCs w:val="22"/>
              </w:rPr>
            </w:pPr>
            <w:commentRangeStart w:id="1"/>
            <w:r>
              <w:rPr>
                <w:b/>
                <w:bCs/>
                <w:sz w:val="22"/>
                <w:szCs w:val="22"/>
              </w:rPr>
              <w:t>Language:</w:t>
            </w:r>
            <w:commentRangeEnd w:id="1"/>
            <w:r w:rsidR="00813745">
              <w:rPr>
                <w:rStyle w:val="CommentReference"/>
                <w:b/>
                <w:bCs/>
                <w:sz w:val="22"/>
                <w:szCs w:val="22"/>
              </w:rPr>
              <w:commentReference w:id="1"/>
            </w:r>
          </w:p>
          <w:p w14:paraId="6727C2A6" w14:textId="77777777" w:rsidR="00746FB0" w:rsidRDefault="009C338C">
            <w:pPr>
              <w:numPr>
                <w:ilvl w:val="0"/>
                <w:numId w:val="4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How is he with telling stories now? For example, when you ask him what happened in school</w:t>
            </w:r>
          </w:p>
          <w:p w14:paraId="7B63533C" w14:textId="77777777" w:rsidR="00746FB0" w:rsidRDefault="009C338C">
            <w:pPr>
              <w:numPr>
                <w:ilvl w:val="0"/>
                <w:numId w:val="4"/>
              </w:numPr>
              <w:ind w:right="60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something happened at school, can he tell you what happened from beginning to end?</w:t>
            </w:r>
          </w:p>
          <w:p w14:paraId="59AD4F2B" w14:textId="3FF849D9" w:rsidR="007D3BDA" w:rsidRDefault="009C338C" w:rsidP="007D3BDA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Is he still speaking very slowly?</w:t>
            </w:r>
          </w:p>
          <w:p w14:paraId="2E411EF0" w14:textId="5D1BE5AB" w:rsidR="007D3BDA" w:rsidRPr="007D3BDA" w:rsidRDefault="007D3BDA" w:rsidP="007D3BDA">
            <w:pPr>
              <w:rPr>
                <w:b/>
                <w:bCs/>
                <w:sz w:val="22"/>
                <w:szCs w:val="22"/>
              </w:rPr>
            </w:pPr>
            <w:r w:rsidRPr="007D3BDA">
              <w:rPr>
                <w:b/>
                <w:bCs/>
                <w:sz w:val="22"/>
                <w:szCs w:val="22"/>
                <w:lang w:val="en-US"/>
              </w:rPr>
              <w:t>Feeding:</w:t>
            </w:r>
          </w:p>
          <w:p w14:paraId="33B442F2" w14:textId="197352A2" w:rsidR="007D3BDA" w:rsidRDefault="007D3BDA" w:rsidP="007D3BDA">
            <w:pPr>
              <w:numPr>
                <w:ilvl w:val="0"/>
                <w:numId w:val="10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Does he have any difficulty with eating and drinking?</w:t>
            </w:r>
          </w:p>
          <w:p w14:paraId="503C76AA" w14:textId="22C44DEE" w:rsidR="007D3BDA" w:rsidRDefault="007D3BDA" w:rsidP="007D3BDA">
            <w:pPr>
              <w:numPr>
                <w:ilvl w:val="0"/>
                <w:numId w:val="10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Is there any food or certain texture he tends to avoid?</w:t>
            </w:r>
          </w:p>
          <w:p w14:paraId="44D8B83C" w14:textId="5B517830" w:rsidR="007D3BDA" w:rsidRPr="007D3BDA" w:rsidRDefault="007D3BDA" w:rsidP="007D3BDA">
            <w:pPr>
              <w:numPr>
                <w:ilvl w:val="0"/>
                <w:numId w:val="10"/>
              </w:num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lastRenderedPageBreak/>
              <w:t>Has food or water ever come out from his nose when he’s eating and drinking?</w:t>
            </w:r>
          </w:p>
          <w:p w14:paraId="58F877A0" w14:textId="77777777" w:rsidR="00746FB0" w:rsidRDefault="00746FB0">
            <w:pPr>
              <w:rPr>
                <w:sz w:val="22"/>
                <w:szCs w:val="22"/>
              </w:rPr>
            </w:pPr>
          </w:p>
          <w:p w14:paraId="4F120C57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(Child O:</w:t>
            </w:r>
            <w:r>
              <w:rPr>
                <w:sz w:val="22"/>
                <w:szCs w:val="22"/>
              </w:rPr>
              <w:t xml:space="preserve"> Offer Poop Shoot / Angry Birds / LEGO. Use occasional interaction with him to obtain spontaneous speech and language samples.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4FEF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5-10 minutes</w:t>
            </w:r>
          </w:p>
        </w:tc>
      </w:tr>
      <w:tr w:rsidR="00746FB0" w14:paraId="353BBE71" w14:textId="77777777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E8754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AV Recording</w:t>
            </w:r>
          </w:p>
          <w:p w14:paraId="0C7A8C71" w14:textId="77777777" w:rsidR="00746FB0" w:rsidRDefault="00746FB0">
            <w:pPr>
              <w:rPr>
                <w:sz w:val="22"/>
                <w:szCs w:val="22"/>
              </w:rPr>
            </w:pPr>
          </w:p>
          <w:p w14:paraId="546A8651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  <w:u w:val="single"/>
              </w:rPr>
              <w:t>Goal</w:t>
            </w:r>
            <w:r>
              <w:rPr>
                <w:b/>
                <w:bCs/>
                <w:sz w:val="22"/>
                <w:szCs w:val="22"/>
                <w:u w:val="single"/>
              </w:rPr>
              <w:t>: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Obtain a speech and language sample and identify developmental errors and cleft-type characteristics (CTCs) in his speech. 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C545" w14:textId="77777777" w:rsidR="00746FB0" w:rsidRDefault="009C338C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Explain the task to Child O</w:t>
            </w:r>
          </w:p>
          <w:p w14:paraId="132F9480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able to read: </w:t>
            </w:r>
            <w:r>
              <w:rPr>
                <w:i/>
                <w:iCs/>
                <w:sz w:val="22"/>
                <w:szCs w:val="22"/>
              </w:rPr>
              <w:t>“I’m going to show you some sentences. Can you help me read them?”</w:t>
            </w:r>
          </w:p>
          <w:p w14:paraId="2360C154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If difficulty reading: </w:t>
            </w:r>
            <w:r>
              <w:rPr>
                <w:i/>
                <w:iCs/>
                <w:sz w:val="22"/>
                <w:szCs w:val="22"/>
              </w:rPr>
              <w:t>“I’m going to show you some pictures and say some sentences. You can say them after me.”</w:t>
            </w:r>
            <w:r>
              <w:rPr>
                <w:sz w:val="22"/>
                <w:szCs w:val="22"/>
              </w:rPr>
              <w:t xml:space="preserve"> </w:t>
            </w:r>
          </w:p>
          <w:p w14:paraId="51E56A4A" w14:textId="77777777" w:rsidR="00746FB0" w:rsidRDefault="009C338C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Get consent from mother: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“Can I take a video recording of him reading the sentences? It’ll only be kept within the department and won’t be shared anywhere else.”</w:t>
            </w:r>
          </w:p>
          <w:p w14:paraId="692B6A41" w14:textId="77777777" w:rsidR="00746FB0" w:rsidRDefault="009C338C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Set up recording:</w:t>
            </w:r>
          </w:p>
          <w:p w14:paraId="4198237E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Ensure the child can see stimuli comfortably. </w:t>
            </w:r>
          </w:p>
          <w:p w14:paraId="0496777D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Ensure the child is seating upright and facing the camera.</w:t>
            </w:r>
          </w:p>
          <w:p w14:paraId="1B729A4E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Zoom in to the child’s face. </w:t>
            </w:r>
          </w:p>
          <w:p w14:paraId="1696560A" w14:textId="77777777" w:rsidR="00746FB0" w:rsidRDefault="009C338C">
            <w:pPr>
              <w:numPr>
                <w:ilvl w:val="0"/>
                <w:numId w:val="2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Start the recording</w:t>
            </w:r>
          </w:p>
          <w:p w14:paraId="206F7DD9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Show the name sticker in front of the camera first</w:t>
            </w:r>
          </w:p>
          <w:p w14:paraId="703BBADB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Ask child’s name and age: </w:t>
            </w:r>
            <w:r>
              <w:rPr>
                <w:i/>
                <w:iCs/>
                <w:sz w:val="22"/>
                <w:szCs w:val="22"/>
              </w:rPr>
              <w:t>“What’s your name? How old are you?”</w:t>
            </w:r>
          </w:p>
          <w:p w14:paraId="3E7C5945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Conversation for speech/language sample: </w:t>
            </w:r>
            <w:r>
              <w:rPr>
                <w:i/>
                <w:iCs/>
                <w:sz w:val="22"/>
                <w:szCs w:val="22"/>
              </w:rPr>
              <w:t>“What did you do on Children’s Day?” / “Tell me about your friends at preschool.”</w:t>
            </w:r>
            <w:r>
              <w:rPr>
                <w:sz w:val="22"/>
                <w:szCs w:val="22"/>
              </w:rPr>
              <w:t xml:space="preserve"> </w:t>
            </w:r>
          </w:p>
          <w:p w14:paraId="437993B1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Counting: </w:t>
            </w:r>
            <w:r>
              <w:rPr>
                <w:i/>
                <w:iCs/>
                <w:sz w:val="22"/>
                <w:szCs w:val="22"/>
              </w:rPr>
              <w:t>“Help me count from 1-10, and 60-70.”</w:t>
            </w:r>
            <w:r>
              <w:rPr>
                <w:sz w:val="22"/>
                <w:szCs w:val="22"/>
              </w:rPr>
              <w:t xml:space="preserve"> (If the child cannot count from 60-70, ask him to repeat after me.)</w:t>
            </w:r>
          </w:p>
          <w:p w14:paraId="75F5F355" w14:textId="77777777" w:rsidR="00746FB0" w:rsidRDefault="009C338C">
            <w:pPr>
              <w:numPr>
                <w:ilvl w:val="1"/>
                <w:numId w:val="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GOS.SP.ASS sentence reading/repetition</w:t>
            </w:r>
          </w:p>
          <w:p w14:paraId="4262692D" w14:textId="77777777" w:rsidR="00764CB3" w:rsidRDefault="00764CB3" w:rsidP="00764CB3">
            <w:pPr>
              <w:rPr>
                <w:sz w:val="22"/>
                <w:szCs w:val="22"/>
              </w:rPr>
            </w:pPr>
          </w:p>
          <w:p w14:paraId="2A23CF29" w14:textId="61D9E58D" w:rsidR="00764CB3" w:rsidRDefault="00764CB3" w:rsidP="00764CB3">
            <w:pPr>
              <w:rPr>
                <w:sz w:val="22"/>
                <w:szCs w:val="22"/>
              </w:rPr>
            </w:pPr>
            <w:ins w:id="2" w:author="Jasmine Teo Lee Ping (KKH)" w:date="2026-10-08T16:03:00Z" w16du:dateUtc="2026-10-08T08:03:00Z">
              <w:r>
                <w:rPr>
                  <w:sz w:val="22"/>
                  <w:szCs w:val="22"/>
                </w:rPr>
                <w:t xml:space="preserve">Would you be considering </w:t>
              </w:r>
            </w:ins>
            <w:ins w:id="3" w:author="Jasmine Teo Lee Ping (KKH)" w:date="2026-10-08T16:04:00Z" w16du:dateUtc="2026-10-08T08:04:00Z">
              <w:r>
                <w:rPr>
                  <w:sz w:val="22"/>
                  <w:szCs w:val="22"/>
                </w:rPr>
                <w:t>stimulability testing if there are speech errors noted during the assessment?</w:t>
              </w:r>
            </w:ins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F13EA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minutes</w:t>
            </w:r>
          </w:p>
        </w:tc>
      </w:tr>
      <w:tr w:rsidR="00746FB0" w14:paraId="7372E2F3" w14:textId="77777777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5C500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Mirror Test</w:t>
            </w:r>
          </w:p>
          <w:p w14:paraId="08636393" w14:textId="77777777" w:rsidR="00746FB0" w:rsidRDefault="00746FB0">
            <w:pPr>
              <w:rPr>
                <w:sz w:val="22"/>
                <w:szCs w:val="22"/>
              </w:rPr>
            </w:pPr>
          </w:p>
          <w:p w14:paraId="67EFB852" w14:textId="77777777" w:rsidR="00746FB0" w:rsidRDefault="009C338C">
            <w:pPr>
              <w:rPr>
                <w:sz w:val="22"/>
                <w:szCs w:val="22"/>
              </w:rPr>
            </w:pPr>
            <w:r w:rsidRPr="007D3BDA">
              <w:rPr>
                <w:b/>
                <w:bCs/>
                <w:sz w:val="22"/>
                <w:szCs w:val="22"/>
                <w:u w:val="single"/>
              </w:rPr>
              <w:t>Goal:</w:t>
            </w:r>
            <w:r>
              <w:rPr>
                <w:sz w:val="22"/>
                <w:szCs w:val="22"/>
              </w:rPr>
              <w:t xml:space="preserve"> Assess presence of nasal air emission during production of nasal and non-nasal sounds. 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0B49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(First, check if the child has a cold/blocked nose)</w:t>
            </w:r>
          </w:p>
          <w:p w14:paraId="0EE0E622" w14:textId="77777777" w:rsidR="00746FB0" w:rsidRDefault="009C338C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Explain:</w:t>
            </w:r>
            <w:r>
              <w:rPr>
                <w:sz w:val="22"/>
                <w:szCs w:val="22"/>
              </w:rPr>
              <w:t xml:space="preserve"> “I’m going to put a mirror under your nose to see if there’s air coming out from your nose when you talk.”</w:t>
            </w:r>
          </w:p>
          <w:p w14:paraId="64E96E81" w14:textId="77777777" w:rsidR="00746FB0" w:rsidRDefault="009C338C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Breathing</w:t>
            </w:r>
          </w:p>
          <w:p w14:paraId="6A4147FE" w14:textId="77777777" w:rsidR="00746FB0" w:rsidRDefault="009C338C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“Breathe out from your nose.” / “Blow your nose and don’t let air come out from your mouth.” (Can demonstrate if the child doesn’t understand)</w:t>
            </w:r>
          </w:p>
          <w:p w14:paraId="6573C226" w14:textId="77777777" w:rsidR="00746FB0" w:rsidRDefault="009C338C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“I’m going to put my thumb on your nose, you breathe from the other side.”</w:t>
            </w:r>
          </w:p>
          <w:p w14:paraId="24EC14B5" w14:textId="77777777" w:rsidR="00746FB0" w:rsidRDefault="009C338C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Repeating sounds and words</w:t>
            </w:r>
          </w:p>
          <w:p w14:paraId="0FE3229F" w14:textId="77777777" w:rsidR="00746FB0" w:rsidRDefault="009C338C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“Now I’m going to say out some sounds and words, and you repeat after me.”</w:t>
            </w:r>
          </w:p>
          <w:p w14:paraId="17B3F073" w14:textId="77777777" w:rsidR="00746FB0" w:rsidRDefault="00746FB0">
            <w:pPr>
              <w:rPr>
                <w:sz w:val="22"/>
                <w:szCs w:val="22"/>
              </w:rPr>
            </w:pPr>
          </w:p>
          <w:p w14:paraId="6D1C3894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(If the child moves towards the mirror, tell the child to stay still, I’ll move to him. If the child still moves, hold the child’s head gently. 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36692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 minutes</w:t>
            </w:r>
          </w:p>
        </w:tc>
      </w:tr>
      <w:tr w:rsidR="00746FB0" w14:paraId="6F9DB0F0" w14:textId="77777777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9847B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OMA</w:t>
            </w:r>
          </w:p>
          <w:p w14:paraId="65DC346E" w14:textId="77777777" w:rsidR="00746FB0" w:rsidRDefault="00746FB0">
            <w:pPr>
              <w:rPr>
                <w:sz w:val="22"/>
                <w:szCs w:val="22"/>
              </w:rPr>
            </w:pPr>
          </w:p>
          <w:p w14:paraId="4BD44051" w14:textId="00776823" w:rsidR="00746FB0" w:rsidRDefault="009C338C">
            <w:pPr>
              <w:rPr>
                <w:sz w:val="22"/>
                <w:szCs w:val="22"/>
              </w:rPr>
            </w:pPr>
            <w:r w:rsidRPr="007D3BDA">
              <w:rPr>
                <w:b/>
                <w:bCs/>
                <w:sz w:val="22"/>
                <w:szCs w:val="22"/>
                <w:u w:val="single"/>
              </w:rPr>
              <w:t>Goal:</w:t>
            </w:r>
            <w:r>
              <w:rPr>
                <w:sz w:val="22"/>
                <w:szCs w:val="22"/>
              </w:rPr>
              <w:t xml:space="preserve"> Identify any structural abnormalities in the child</w:t>
            </w:r>
            <w:r w:rsidR="007D3BDA">
              <w:rPr>
                <w:sz w:val="22"/>
                <w:szCs w:val="22"/>
              </w:rPr>
              <w:t>’s oral cavity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53E5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Explain: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“I’m going to have a look inside your mouth and see how everything is moving.” </w:t>
            </w:r>
          </w:p>
          <w:p w14:paraId="29034452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Teeth</w:t>
            </w:r>
          </w:p>
          <w:p w14:paraId="7D60C63E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Alignment/Occlusion: </w:t>
            </w:r>
            <w:r>
              <w:rPr>
                <w:i/>
                <w:iCs/>
                <w:sz w:val="22"/>
                <w:szCs w:val="22"/>
              </w:rPr>
              <w:t>“Bite your teeth together like a big smile. ”</w:t>
            </w:r>
          </w:p>
          <w:p w14:paraId="04A22B2B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Check gum: </w:t>
            </w:r>
            <w:r>
              <w:rPr>
                <w:i/>
                <w:iCs/>
                <w:sz w:val="22"/>
                <w:szCs w:val="22"/>
              </w:rPr>
              <w:t>“Next, I’m going to pull up your lip to see the inside.”</w:t>
            </w:r>
          </w:p>
          <w:p w14:paraId="5C5EC0CC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Dentition:</w:t>
            </w:r>
            <w:r>
              <w:rPr>
                <w:i/>
                <w:iCs/>
                <w:sz w:val="22"/>
                <w:szCs w:val="22"/>
              </w:rPr>
              <w:t xml:space="preserve"> “Open your mouth wide wide, I’m going to check how many teeth you have.”</w:t>
            </w:r>
          </w:p>
          <w:p w14:paraId="3A174A72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Palate Mobility: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“Say ahhhh, then say ah-ah-ah. Say ehhhh, then say eh-eh-eh.” </w:t>
            </w:r>
          </w:p>
          <w:p w14:paraId="2A8FC651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Observe soft palate/uvular movement with pen torch. </w:t>
            </w:r>
          </w:p>
          <w:p w14:paraId="68B7CF2A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the tongue obscures the view:</w:t>
            </w:r>
            <w:r>
              <w:rPr>
                <w:i/>
                <w:iCs/>
                <w:sz w:val="22"/>
                <w:szCs w:val="22"/>
              </w:rPr>
              <w:t xml:space="preserve"> “Can you put your tongue down?” </w:t>
            </w:r>
          </w:p>
          <w:p w14:paraId="6E9371DF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commentRangeStart w:id="4"/>
            <w:r>
              <w:rPr>
                <w:b/>
                <w:bCs/>
                <w:sz w:val="22"/>
                <w:szCs w:val="22"/>
              </w:rPr>
              <w:t>Palatal Fistula:</w:t>
            </w:r>
            <w:r>
              <w:rPr>
                <w:sz w:val="22"/>
                <w:szCs w:val="22"/>
              </w:rPr>
              <w:t xml:space="preserve"> Observe when opening mouth</w:t>
            </w:r>
            <w:commentRangeEnd w:id="4"/>
            <w:r w:rsidR="00764CB3">
              <w:rPr>
                <w:rStyle w:val="CommentReference"/>
                <w:sz w:val="22"/>
                <w:szCs w:val="22"/>
              </w:rPr>
              <w:commentReference w:id="4"/>
            </w:r>
          </w:p>
          <w:p w14:paraId="29845C44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Tongue</w:t>
            </w:r>
          </w:p>
          <w:p w14:paraId="55D4780A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Mobility: </w:t>
            </w:r>
            <w:r>
              <w:rPr>
                <w:i/>
                <w:iCs/>
                <w:sz w:val="22"/>
                <w:szCs w:val="22"/>
              </w:rPr>
              <w:t>“Touch your nose with your tongue. Touch your chin with your tongue. Move your tongue left, right, left, right, as fast as you can.”</w:t>
            </w:r>
            <w:r>
              <w:rPr>
                <w:sz w:val="22"/>
                <w:szCs w:val="22"/>
              </w:rPr>
              <w:t xml:space="preserve"> (Make sure the child’s head doesn’t move along; can demonstrate if the child doesn’t understand.)</w:t>
            </w:r>
          </w:p>
          <w:p w14:paraId="530E0195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Strength: </w:t>
            </w:r>
            <w:r>
              <w:rPr>
                <w:i/>
                <w:iCs/>
                <w:sz w:val="22"/>
                <w:szCs w:val="22"/>
              </w:rPr>
              <w:t>“Put your tongue inside your mouth; use your tongue to push my finger, push hard”</w:t>
            </w:r>
          </w:p>
          <w:p w14:paraId="5B5F84D3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Lips</w:t>
            </w:r>
          </w:p>
          <w:p w14:paraId="7A77685E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Movement: </w:t>
            </w:r>
            <w:r>
              <w:rPr>
                <w:i/>
                <w:iCs/>
                <w:sz w:val="22"/>
                <w:szCs w:val="22"/>
              </w:rPr>
              <w:t>“Say ee-oo-ee-oo-ee-oo.”</w:t>
            </w:r>
          </w:p>
          <w:p w14:paraId="51EBD68F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Strength:</w:t>
            </w:r>
          </w:p>
          <w:p w14:paraId="5F9301E4" w14:textId="77777777" w:rsidR="00746FB0" w:rsidRDefault="009C338C">
            <w:pPr>
              <w:numPr>
                <w:ilvl w:val="2"/>
                <w:numId w:val="6"/>
              </w:numPr>
              <w:rPr>
                <w:i/>
                <w:iCs/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“Put your lips together and don’t let me open them.”</w:t>
            </w:r>
          </w:p>
          <w:p w14:paraId="25BC6EC8" w14:textId="77777777" w:rsidR="00746FB0" w:rsidRDefault="009C338C">
            <w:pPr>
              <w:numPr>
                <w:ilvl w:val="2"/>
                <w:numId w:val="6"/>
              </w:numPr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Cheek puffing:</w:t>
            </w:r>
            <w:r>
              <w:rPr>
                <w:i/>
                <w:iCs/>
                <w:sz w:val="22"/>
                <w:szCs w:val="22"/>
              </w:rPr>
              <w:t xml:space="preserve"> “Puff up your cheeks, fill them with air. I’m going to poke your cheeks, don’t let the air come out.” / “Puff up your cheeks and keep the air inside.”</w:t>
            </w:r>
          </w:p>
          <w:p w14:paraId="48F2B829" w14:textId="77777777" w:rsidR="00746FB0" w:rsidRDefault="009C338C">
            <w:pPr>
              <w:numPr>
                <w:ilvl w:val="0"/>
                <w:numId w:val="6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Jaw</w:t>
            </w:r>
          </w:p>
          <w:p w14:paraId="228FDE01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Strength: </w:t>
            </w:r>
            <w:r>
              <w:rPr>
                <w:i/>
                <w:iCs/>
                <w:sz w:val="22"/>
                <w:szCs w:val="22"/>
              </w:rPr>
              <w:t>“Open your mouth wide and don’t let me close it.”</w:t>
            </w:r>
          </w:p>
          <w:p w14:paraId="04448F6E" w14:textId="77777777" w:rsidR="00746FB0" w:rsidRDefault="009C338C">
            <w:pPr>
              <w:numPr>
                <w:ilvl w:val="1"/>
                <w:numId w:val="6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Mobility: </w:t>
            </w:r>
            <w:r>
              <w:rPr>
                <w:i/>
                <w:iCs/>
                <w:sz w:val="22"/>
                <w:szCs w:val="22"/>
              </w:rPr>
              <w:t>“Move your jaw left and right.” (Can demonstrate)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F11E0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5 minutes</w:t>
            </w:r>
          </w:p>
        </w:tc>
      </w:tr>
      <w:tr w:rsidR="00746FB0" w14:paraId="23D0D6A7" w14:textId="77777777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DCFA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Debrief</w:t>
            </w:r>
          </w:p>
          <w:p w14:paraId="1CBF2AFB" w14:textId="77777777" w:rsidR="00746FB0" w:rsidRDefault="00746FB0">
            <w:pPr>
              <w:rPr>
                <w:sz w:val="22"/>
                <w:szCs w:val="22"/>
              </w:rPr>
            </w:pPr>
          </w:p>
          <w:p w14:paraId="6CE08F96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Goal:</w:t>
            </w:r>
            <w:r>
              <w:rPr>
                <w:sz w:val="22"/>
                <w:szCs w:val="22"/>
              </w:rPr>
              <w:t xml:space="preserve"> Summarise findings and provide appropriate feedback/next steps. 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545E" w14:textId="77777777" w:rsidR="00746FB0" w:rsidRDefault="009C338C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Briefly summarize what was observed. </w:t>
            </w:r>
          </w:p>
          <w:p w14:paraId="2E3E8320" w14:textId="77777777" w:rsidR="00746FB0" w:rsidRDefault="009C338C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Clarify any parent concerns/questions.</w:t>
            </w:r>
          </w:p>
          <w:p w14:paraId="2F392889" w14:textId="77777777" w:rsidR="00746FB0" w:rsidRDefault="009C338C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Suggestions (if any): E.g., shared book reading for literacy development, expand on the child’s sentences</w:t>
            </w:r>
          </w:p>
          <w:p w14:paraId="3ED4D54E" w14:textId="77777777" w:rsidR="00746FB0" w:rsidRDefault="009C338C">
            <w:pPr>
              <w:numPr>
                <w:ilvl w:val="0"/>
                <w:numId w:val="3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Discuss TCU time. </w:t>
            </w:r>
          </w:p>
          <w:p w14:paraId="0607DA65" w14:textId="77777777" w:rsidR="00746FB0" w:rsidRDefault="00746FB0">
            <w:pPr>
              <w:rPr>
                <w:sz w:val="22"/>
                <w:szCs w:val="22"/>
              </w:rPr>
            </w:pPr>
          </w:p>
          <w:p w14:paraId="76520BFC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(Child O can continue playing with the previous toy.)</w:t>
            </w:r>
          </w:p>
          <w:p w14:paraId="44A2C4B3" w14:textId="77777777" w:rsidR="00746FB0" w:rsidRDefault="009C338C">
            <w:pPr>
              <w:rPr>
                <w:i/>
                <w:i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Prep for nasometry: </w:t>
            </w:r>
            <w:r>
              <w:rPr>
                <w:i/>
                <w:iCs/>
                <w:sz w:val="22"/>
                <w:szCs w:val="22"/>
              </w:rPr>
              <w:t>“We’re going to go to another room to play with the computer later.”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0CE23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minutes</w:t>
            </w:r>
          </w:p>
        </w:tc>
      </w:tr>
      <w:tr w:rsidR="00746FB0" w14:paraId="3BCF1B2F" w14:textId="77777777"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79884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Nasometry</w:t>
            </w:r>
          </w:p>
          <w:p w14:paraId="0D32BD3F" w14:textId="77777777" w:rsidR="00746FB0" w:rsidRDefault="00746FB0">
            <w:pPr>
              <w:rPr>
                <w:sz w:val="22"/>
                <w:szCs w:val="22"/>
              </w:rPr>
            </w:pPr>
          </w:p>
          <w:p w14:paraId="6E92E3B0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u w:val="single"/>
              </w:rPr>
              <w:t>Goal:</w:t>
            </w:r>
            <w:r>
              <w:rPr>
                <w:sz w:val="22"/>
                <w:szCs w:val="22"/>
              </w:rPr>
              <w:t xml:space="preserve"> Measure nasalance to quantify oral vs nasal acoustic energy and compare with perceptual observations. </w:t>
            </w:r>
          </w:p>
        </w:tc>
        <w:tc>
          <w:tcPr>
            <w:tcW w:w="8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5D3EC" w14:textId="380D15E8" w:rsidR="00746FB0" w:rsidRDefault="009C338C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Explain the purpose: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 xml:space="preserve">“This machine listens to how much sound </w:t>
            </w:r>
            <w:ins w:id="5" w:author="Jasmine Teo Lee Ping (KKH)" w:date="2026-10-08T16:07:00Z" w16du:dateUtc="2026-10-08T08:07:00Z">
              <w:r w:rsidR="00764CB3">
                <w:rPr>
                  <w:i/>
                  <w:iCs/>
                  <w:sz w:val="22"/>
                  <w:szCs w:val="22"/>
                </w:rPr>
                <w:t xml:space="preserve">energy </w:t>
              </w:r>
            </w:ins>
            <w:r>
              <w:rPr>
                <w:i/>
                <w:iCs/>
                <w:sz w:val="22"/>
                <w:szCs w:val="22"/>
              </w:rPr>
              <w:t>is coming from your mouth and how much is coming from your nose.”</w:t>
            </w:r>
          </w:p>
          <w:p w14:paraId="700FB74F" w14:textId="77777777" w:rsidR="00746FB0" w:rsidRDefault="009C338C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Set up: </w:t>
            </w:r>
            <w:r>
              <w:rPr>
                <w:sz w:val="22"/>
                <w:szCs w:val="22"/>
              </w:rPr>
              <w:t>Ensure the correct position of the machine:</w:t>
            </w:r>
            <w:r>
              <w:rPr>
                <w:i/>
                <w:iCs/>
                <w:sz w:val="22"/>
                <w:szCs w:val="22"/>
              </w:rPr>
              <w:t xml:space="preserve"> “Hold the bars and put the machine between your nose and upper lip. You can put your elbows on the table.” </w:t>
            </w:r>
            <w:r>
              <w:rPr>
                <w:sz w:val="22"/>
                <w:szCs w:val="22"/>
              </w:rPr>
              <w:t>(Check the position and help the child to position if the instructions do not work well.)</w:t>
            </w:r>
          </w:p>
          <w:p w14:paraId="25F842D8" w14:textId="77777777" w:rsidR="00746FB0" w:rsidRDefault="009C338C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Recording:</w:t>
            </w:r>
          </w:p>
          <w:p w14:paraId="402916BC" w14:textId="77777777" w:rsidR="00746FB0" w:rsidRDefault="009C338C">
            <w:pPr>
              <w:numPr>
                <w:ilvl w:val="1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able to read: “Read out the sentences here. When you see “5 Second Pause”, keep silent, don’t say anything.”</w:t>
            </w:r>
          </w:p>
          <w:p w14:paraId="035A01F8" w14:textId="77777777" w:rsidR="00746FB0" w:rsidRDefault="009C338C">
            <w:pPr>
              <w:numPr>
                <w:ilvl w:val="1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If difficulty reading: “I’m going to read out these sentences, you repeat them after me.”</w:t>
            </w:r>
          </w:p>
          <w:p w14:paraId="2F0A2823" w14:textId="77777777" w:rsidR="00746FB0" w:rsidRDefault="009C338C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Compute Result Statistics</w:t>
            </w:r>
          </w:p>
          <w:p w14:paraId="33B2A487" w14:textId="77777777" w:rsidR="00746FB0" w:rsidRDefault="009C338C">
            <w:pPr>
              <w:numPr>
                <w:ilvl w:val="0"/>
                <w:numId w:val="9"/>
              </w:num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Update parent on the result</w:t>
            </w:r>
          </w:p>
          <w:p w14:paraId="675E9267" w14:textId="77777777" w:rsidR="00746FB0" w:rsidRDefault="009C338C">
            <w:pPr>
              <w:numPr>
                <w:ilvl w:val="1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Whether it is within normal range</w:t>
            </w:r>
          </w:p>
          <w:p w14:paraId="32235E93" w14:textId="77777777" w:rsidR="00746FB0" w:rsidRDefault="009C338C">
            <w:pPr>
              <w:numPr>
                <w:ilvl w:val="1"/>
                <w:numId w:val="9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Whether it correlates with perceptual observations of Child O’s speech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FE920" w14:textId="77777777" w:rsidR="00746FB0" w:rsidRDefault="009C33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 minutes</w:t>
            </w:r>
          </w:p>
        </w:tc>
      </w:tr>
    </w:tbl>
    <w:p w14:paraId="1352BA83" w14:textId="77777777" w:rsidR="00746FB0" w:rsidRDefault="00746FB0">
      <w:pPr>
        <w:rPr>
          <w:sz w:val="22"/>
          <w:szCs w:val="22"/>
        </w:rPr>
      </w:pPr>
    </w:p>
    <w:p w14:paraId="67C9DE4C" w14:textId="77777777" w:rsidR="00746FB0" w:rsidRDefault="00746FB0">
      <w:pPr>
        <w:rPr>
          <w:sz w:val="22"/>
          <w:szCs w:val="22"/>
        </w:rPr>
      </w:pPr>
    </w:p>
    <w:sectPr w:rsidR="00746FB0">
      <w:pgSz w:w="16840" w:h="11900" w:orient="landscape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asmine Teo Lee Ping (KKH)" w:date="2026-10-08T15:57:00Z" w:initials="LT">
    <w:p w14:paraId="776EF736" w14:textId="77777777" w:rsidR="00813745" w:rsidRDefault="00813745" w:rsidP="00813745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For language, anything that you would like to ask with regards to receptive language?</w:t>
      </w:r>
    </w:p>
  </w:comment>
  <w:comment w:id="4" w:author="Jasmine Teo Lee Ping (KKH)" w:date="2026-10-08T16:02:00Z" w:initials="LT">
    <w:p w14:paraId="144BE189" w14:textId="77777777" w:rsidR="00764CB3" w:rsidRDefault="00764CB3" w:rsidP="00764CB3">
      <w:pPr>
        <w:pStyle w:val="CommentText"/>
      </w:pPr>
      <w:r>
        <w:rPr>
          <w:rStyle w:val="CommentReference"/>
        </w:rPr>
        <w:annotationRef/>
      </w:r>
      <w:r>
        <w:rPr>
          <w:lang w:val="en-US"/>
        </w:rPr>
        <w:t>Great that you are thinking for this. Just something to think about is whether you would expect a child with SMCP who has not done any surgery to have palatal fistula?</w:t>
      </w:r>
    </w:p>
    <w:p w14:paraId="3E17F9AB" w14:textId="77777777" w:rsidR="00764CB3" w:rsidRDefault="00764CB3" w:rsidP="00764CB3">
      <w:pPr>
        <w:pStyle w:val="CommentText"/>
      </w:pPr>
    </w:p>
    <w:p w14:paraId="2A70D248" w14:textId="77777777" w:rsidR="00764CB3" w:rsidRDefault="00764CB3" w:rsidP="00764CB3">
      <w:pPr>
        <w:pStyle w:val="CommentText"/>
      </w:pPr>
      <w:r>
        <w:rPr>
          <w:lang w:val="en-US"/>
        </w:rPr>
        <w:t xml:space="preserve">Also what will you be looking out for in the palate (e.g. signs of SMCP) keeping in mind that child has SMCP?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76EF736" w15:done="0"/>
  <w15:commentEx w15:paraId="2A70D24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C4063F" w16cex:dateUtc="2026-10-08T07:57:00Z"/>
  <w16cex:commentExtensible w16cex:durableId="4012DBAA" w16cex:dateUtc="2026-10-08T08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76EF736" w16cid:durableId="2CC4063F"/>
  <w16cid:commentId w16cid:paraId="2A70D248" w16cid:durableId="4012DB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F2BD68-6E26-41DD-8C9C-539A30F0FAE0}"/>
    <w:embedBold r:id="rId2" w:fontKey="{10030A14-E0BF-4374-ACB8-31F83F45141A}"/>
    <w:embedItalic r:id="rId3" w:fontKey="{2BDD80F7-DF57-41B2-99F0-72042630A7E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8A29269-7785-4D7B-9054-74B09828F9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31599C9-AD34-454C-972A-31CC13854C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865C0"/>
    <w:multiLevelType w:val="multilevel"/>
    <w:tmpl w:val="7F706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547413"/>
    <w:multiLevelType w:val="multilevel"/>
    <w:tmpl w:val="A25C43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C8D3494"/>
    <w:multiLevelType w:val="multilevel"/>
    <w:tmpl w:val="7F7065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3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C80C3F"/>
    <w:multiLevelType w:val="multilevel"/>
    <w:tmpl w:val="FFC60A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F1575"/>
    <w:multiLevelType w:val="multilevel"/>
    <w:tmpl w:val="98E2B6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80E2FF1"/>
    <w:multiLevelType w:val="multilevel"/>
    <w:tmpl w:val="F0D01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BF85D91"/>
    <w:multiLevelType w:val="multilevel"/>
    <w:tmpl w:val="A4F6FF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E435AFB"/>
    <w:multiLevelType w:val="multilevel"/>
    <w:tmpl w:val="11845B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0AE1A15"/>
    <w:multiLevelType w:val="multilevel"/>
    <w:tmpl w:val="AB36D8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190702B"/>
    <w:multiLevelType w:val="multilevel"/>
    <w:tmpl w:val="C3FAF6E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16042292">
    <w:abstractNumId w:val="8"/>
  </w:num>
  <w:num w:numId="2" w16cid:durableId="1306155328">
    <w:abstractNumId w:val="1"/>
  </w:num>
  <w:num w:numId="3" w16cid:durableId="1124620177">
    <w:abstractNumId w:val="6"/>
  </w:num>
  <w:num w:numId="4" w16cid:durableId="358744626">
    <w:abstractNumId w:val="0"/>
  </w:num>
  <w:num w:numId="5" w16cid:durableId="639656021">
    <w:abstractNumId w:val="3"/>
  </w:num>
  <w:num w:numId="6" w16cid:durableId="2020428478">
    <w:abstractNumId w:val="9"/>
  </w:num>
  <w:num w:numId="7" w16cid:durableId="862288306">
    <w:abstractNumId w:val="5"/>
  </w:num>
  <w:num w:numId="8" w16cid:durableId="353191532">
    <w:abstractNumId w:val="7"/>
  </w:num>
  <w:num w:numId="9" w16cid:durableId="1858689040">
    <w:abstractNumId w:val="4"/>
  </w:num>
  <w:num w:numId="10" w16cid:durableId="151487908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smine Teo Lee Ping (KKH)">
    <w15:presenceInfo w15:providerId="AD" w15:userId="S::jasmine.teo.l.p@kkh.com.sg::17d43628-20f7-453e-ad51-e479a91f05f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FB0"/>
    <w:rsid w:val="00746FB0"/>
    <w:rsid w:val="00764CB3"/>
    <w:rsid w:val="007D3BDA"/>
    <w:rsid w:val="00813745"/>
    <w:rsid w:val="009C338C"/>
    <w:rsid w:val="00DD5CF9"/>
    <w:rsid w:val="00E22DE6"/>
    <w:rsid w:val="00F6405C"/>
    <w:rsid w:val="00FD5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088C0"/>
  <w15:docId w15:val="{4773DD09-71AF-4E93-B258-824C8621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7D3BDA"/>
    <w:pPr>
      <w:ind w:firstLineChars="200" w:firstLine="420"/>
    </w:pPr>
  </w:style>
  <w:style w:type="character" w:styleId="CommentReference">
    <w:name w:val="annotation reference"/>
    <w:basedOn w:val="DefaultParagraphFont"/>
    <w:uiPriority w:val="99"/>
    <w:semiHidden/>
    <w:unhideWhenUsed/>
    <w:rsid w:val="00FD5A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5AE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5A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5A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5AE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D5A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963</Words>
  <Characters>5494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Jasmine Teo Lee Ping</dc:creator>
  <cp:lastModifiedBy>Jasmine Teo Lee Ping (KKH)</cp:lastModifiedBy>
  <cp:revision>2</cp:revision>
  <dcterms:created xsi:type="dcterms:W3CDTF">2026-10-08T08:10:00Z</dcterms:created>
  <dcterms:modified xsi:type="dcterms:W3CDTF">2026-10-08T08:10:00Z</dcterms:modified>
</cp:coreProperties>
</file>