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BD2A1" w14:textId="77777777" w:rsidR="008D60FB" w:rsidRDefault="00000000">
      <w:pPr>
        <w:widowControl w:val="0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16 Oct, 1100-1145: Child O, 1 yr, M</w:t>
      </w:r>
    </w:p>
    <w:p w14:paraId="101C54D1" w14:textId="77777777" w:rsidR="008D60FB" w:rsidRDefault="00000000">
      <w:pPr>
        <w:widowControl w:val="0"/>
        <w:numPr>
          <w:ilvl w:val="0"/>
          <w:numId w:val="1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Right incomplete cleft lip, repaired 18/12/25. Passed the newborn hearing screen bilaterally.</w:t>
      </w:r>
    </w:p>
    <w:p w14:paraId="29EE7FD0" w14:textId="77777777" w:rsidR="008D60FB" w:rsidRDefault="00000000">
      <w:pPr>
        <w:widowControl w:val="0"/>
        <w:numPr>
          <w:ilvl w:val="0"/>
          <w:numId w:val="1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PLS-5: all items achieved for 0;6–0;8 in Auditory Comprehension and Expressive Communication. Hanen stage: Discoverer, style: Sociable.</w:t>
      </w:r>
    </w:p>
    <w:p w14:paraId="3DAA16A5" w14:textId="77777777" w:rsidR="008D60FB" w:rsidRDefault="00000000">
      <w:pPr>
        <w:widowControl w:val="0"/>
        <w:numPr>
          <w:ilvl w:val="0"/>
          <w:numId w:val="1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Vocalization limited to vowels ("ah", "eh"). No babbling or first words reported.</w:t>
      </w:r>
    </w:p>
    <w:p w14:paraId="413387BE" w14:textId="77777777" w:rsidR="008D60FB" w:rsidRDefault="00000000">
      <w:pPr>
        <w:widowControl w:val="0"/>
        <w:numPr>
          <w:ilvl w:val="0"/>
          <w:numId w:val="1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Feeding: 190 ml per feed in about 10 minutes, Pigeon bottle with M teat. Smooth puree started at 6 months but offered only 2–3 times a week.</w:t>
      </w:r>
    </w:p>
    <w:p w14:paraId="70EB48A8" w14:textId="77777777" w:rsidR="008D60FB" w:rsidRDefault="00000000">
      <w:pPr>
        <w:widowControl w:val="0"/>
        <w:numPr>
          <w:ilvl w:val="0"/>
          <w:numId w:val="1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English at home. Helper is the main caregiver while parents work.</w:t>
      </w:r>
    </w:p>
    <w:tbl>
      <w:tblPr>
        <w:tblStyle w:val="a0"/>
        <w:tblW w:w="14355" w:type="dxa"/>
        <w:tblLayout w:type="fixed"/>
        <w:tblLook w:val="0400" w:firstRow="0" w:lastRow="0" w:firstColumn="0" w:lastColumn="0" w:noHBand="0" w:noVBand="1"/>
      </w:tblPr>
      <w:tblGrid>
        <w:gridCol w:w="2775"/>
        <w:gridCol w:w="2880"/>
        <w:gridCol w:w="6195"/>
        <w:gridCol w:w="2505"/>
      </w:tblGrid>
      <w:tr w:rsidR="008D60FB" w14:paraId="23A6805C" w14:textId="77777777">
        <w:trPr>
          <w:trHeight w:val="448"/>
        </w:trPr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F3D8F" w14:textId="77777777" w:rsidR="008D60FB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Goal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95969" w14:textId="77777777" w:rsidR="008D60FB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Activity</w:t>
            </w:r>
          </w:p>
        </w:tc>
        <w:tc>
          <w:tcPr>
            <w:tcW w:w="6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7EF67" w14:textId="77777777" w:rsidR="008D60FB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Procedures /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Prompts / </w:t>
            </w:r>
            <w:r>
              <w:rPr>
                <w:b/>
                <w:bCs/>
                <w:sz w:val="22"/>
                <w:szCs w:val="22"/>
              </w:rPr>
              <w:t>Questions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82F96" w14:textId="77777777" w:rsidR="008D60FB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Timing / Comments</w:t>
            </w:r>
          </w:p>
        </w:tc>
      </w:tr>
      <w:tr w:rsidR="008D60FB" w14:paraId="6734196B" w14:textId="77777777"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70E6E" w14:textId="77777777" w:rsidR="008D60FB" w:rsidRDefault="00000000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Goal: Get a current picture of Child O's motor, communication, play</w:t>
            </w:r>
            <w:r>
              <w:rPr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 xml:space="preserve"> and feeding since April, and tick off Rossetti items by parent report ("R")</w:t>
            </w:r>
            <w:r>
              <w:rPr>
                <w:sz w:val="22"/>
                <w:szCs w:val="22"/>
              </w:rPr>
              <w:t xml:space="preserve"> with case history questions.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176F7" w14:textId="77777777" w:rsidR="008D60FB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Case History with Parents</w:t>
            </w:r>
          </w:p>
          <w:p w14:paraId="6C0DB5DF" w14:textId="77777777" w:rsidR="008D60FB" w:rsidRDefault="00000000">
            <w:pPr>
              <w:spacing w:before="240" w:after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Set-up: Child O in the high chair with the seatbelt on. Prepare cause-effect toys and other age-appropriate toys (e.g., ball, rattle).</w:t>
            </w:r>
          </w:p>
          <w:p w14:paraId="65072B8A" w14:textId="77777777" w:rsidR="008D60FB" w:rsidRDefault="008D60FB">
            <w:pPr>
              <w:rPr>
                <w:sz w:val="22"/>
                <w:szCs w:val="22"/>
              </w:rPr>
            </w:pPr>
          </w:p>
          <w:p w14:paraId="5F1E2CF7" w14:textId="77777777" w:rsidR="008D60FB" w:rsidRDefault="008D60FB">
            <w:pPr>
              <w:rPr>
                <w:sz w:val="22"/>
                <w:szCs w:val="22"/>
              </w:rPr>
            </w:pPr>
          </w:p>
          <w:p w14:paraId="23AFE5C9" w14:textId="77777777" w:rsidR="008D60FB" w:rsidRDefault="008D60FB">
            <w:pPr>
              <w:rPr>
                <w:sz w:val="22"/>
                <w:szCs w:val="22"/>
              </w:rPr>
            </w:pPr>
          </w:p>
        </w:tc>
        <w:tc>
          <w:tcPr>
            <w:tcW w:w="6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F12A2" w14:textId="77777777" w:rsidR="008D60FB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Opening question:</w:t>
            </w:r>
            <w:r>
              <w:rPr>
                <w:sz w:val="22"/>
                <w:szCs w:val="22"/>
              </w:rPr>
              <w:t xml:space="preserve"> How has Child O been since his last visit in April?</w:t>
            </w:r>
          </w:p>
          <w:p w14:paraId="134A96B0" w14:textId="77777777" w:rsidR="008D60FB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Developmental Milestones:</w:t>
            </w:r>
          </w:p>
          <w:p w14:paraId="2F839C81" w14:textId="77777777" w:rsidR="008D60FB" w:rsidRDefault="00000000">
            <w:pPr>
              <w:numPr>
                <w:ilvl w:val="0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Motor: Has he started walking? (If not, has he started cruising or pulling himself up?) When did he start?</w:t>
            </w:r>
          </w:p>
          <w:p w14:paraId="6717CE0A" w14:textId="77777777" w:rsidR="008D60FB" w:rsidRDefault="00000000">
            <w:pPr>
              <w:numPr>
                <w:ilvl w:val="0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Language: Has he started saying his first words? (If not, has he started babbling?) When did he start? Do you have any examples?</w:t>
            </w:r>
          </w:p>
          <w:p w14:paraId="174832EC" w14:textId="77777777" w:rsidR="008D60FB" w:rsidRDefault="00000000">
            <w:pPr>
              <w:numPr>
                <w:ilvl w:val="1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E.g., Example of words: using ‘mama’ just for mother, using ‘nana’ just for banana.</w:t>
            </w:r>
          </w:p>
          <w:p w14:paraId="47D640AE" w14:textId="77777777" w:rsidR="008D60FB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Pragmatics/Social Communication:</w:t>
            </w:r>
          </w:p>
          <w:p w14:paraId="017C2EDA" w14:textId="77777777" w:rsidR="008D60FB" w:rsidRDefault="00000000">
            <w:pPr>
              <w:numPr>
                <w:ilvl w:val="0"/>
                <w:numId w:val="9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attention: How does he get your attention? (E.g., uses gestures/vocalizations)</w:t>
            </w:r>
          </w:p>
          <w:p w14:paraId="141E1A4B" w14:textId="77777777" w:rsidR="008D60FB" w:rsidRDefault="00000000">
            <w:pPr>
              <w:numPr>
                <w:ilvl w:val="0"/>
                <w:numId w:val="9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Making request: How does he let you know when he wants something? </w:t>
            </w:r>
          </w:p>
          <w:p w14:paraId="61E37275" w14:textId="77777777" w:rsidR="008D60FB" w:rsidRDefault="00000000">
            <w:pPr>
              <w:numPr>
                <w:ilvl w:val="0"/>
                <w:numId w:val="9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Protest: What about when he doesn’t want to do something? (E.g., shakes head for 'no.')</w:t>
            </w:r>
          </w:p>
          <w:p w14:paraId="6DAAD538" w14:textId="77777777" w:rsidR="008D60FB" w:rsidRDefault="00000000">
            <w:pPr>
              <w:numPr>
                <w:ilvl w:val="0"/>
                <w:numId w:val="9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Does he wave ‘hi’ and ‘bye’?</w:t>
            </w:r>
          </w:p>
          <w:p w14:paraId="4DC2BE47" w14:textId="77777777" w:rsidR="008D60FB" w:rsidRDefault="00000000">
            <w:pPr>
              <w:numPr>
                <w:ilvl w:val="0"/>
                <w:numId w:val="9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Does he show you things?</w:t>
            </w:r>
          </w:p>
          <w:p w14:paraId="430A8A3A" w14:textId="77777777" w:rsidR="008D60FB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Language Comprehension:</w:t>
            </w:r>
          </w:p>
          <w:p w14:paraId="0665A426" w14:textId="77777777" w:rsidR="008D60FB" w:rsidRDefault="00000000">
            <w:pPr>
              <w:numPr>
                <w:ilvl w:val="0"/>
                <w:numId w:val="10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does he do when you call his name?</w:t>
            </w:r>
          </w:p>
          <w:p w14:paraId="0456E774" w14:textId="77777777" w:rsidR="008D60FB" w:rsidRDefault="00000000">
            <w:pPr>
              <w:numPr>
                <w:ilvl w:val="0"/>
                <w:numId w:val="10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Does he recognize familiar things and people’s names? (E.g., looks at the car when you say 'car.')</w:t>
            </w:r>
          </w:p>
          <w:p w14:paraId="14F9EF9C" w14:textId="77777777" w:rsidR="008D60FB" w:rsidRDefault="00000000">
            <w:pPr>
              <w:numPr>
                <w:ilvl w:val="0"/>
                <w:numId w:val="10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How does he respond to </w:t>
            </w:r>
            <w:commentRangeStart w:id="0"/>
            <w:r>
              <w:rPr>
                <w:sz w:val="22"/>
                <w:szCs w:val="22"/>
              </w:rPr>
              <w:t>simple questions</w:t>
            </w:r>
            <w:commentRangeEnd w:id="0"/>
            <w:r w:rsidR="00F712BF">
              <w:rPr>
                <w:rStyle w:val="CommentReference"/>
                <w:sz w:val="22"/>
                <w:szCs w:val="22"/>
              </w:rPr>
              <w:commentReference w:id="0"/>
            </w:r>
            <w:r>
              <w:rPr>
                <w:sz w:val="22"/>
                <w:szCs w:val="22"/>
              </w:rPr>
              <w:t>?</w:t>
            </w:r>
          </w:p>
          <w:p w14:paraId="5369FC6D" w14:textId="77777777" w:rsidR="008D60FB" w:rsidRDefault="00000000">
            <w:pPr>
              <w:numPr>
                <w:ilvl w:val="0"/>
                <w:numId w:val="10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Can he follow simple commands (e.g., ‘come here’, ‘sit down’)?</w:t>
            </w:r>
          </w:p>
          <w:p w14:paraId="2405C9C0" w14:textId="77777777" w:rsidR="008D60FB" w:rsidRDefault="00000000">
            <w:pPr>
              <w:numPr>
                <w:ilvl w:val="0"/>
                <w:numId w:val="10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Does he understand body parts (e.g., head, eyes, nose, etc.)?</w:t>
            </w:r>
          </w:p>
          <w:p w14:paraId="0D1990A9" w14:textId="77777777" w:rsidR="008D60FB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Language Expression:</w:t>
            </w:r>
          </w:p>
          <w:p w14:paraId="28CF68EE" w14:textId="77777777" w:rsidR="008D60FB" w:rsidRDefault="00000000">
            <w:pPr>
              <w:numPr>
                <w:ilvl w:val="0"/>
                <w:numId w:val="4"/>
              </w:numPr>
              <w:rPr>
                <w:sz w:val="22"/>
                <w:szCs w:val="22"/>
              </w:rPr>
            </w:pPr>
            <w:commentRangeStart w:id="1"/>
            <w:r>
              <w:rPr>
                <w:sz w:val="22"/>
                <w:szCs w:val="22"/>
              </w:rPr>
              <w:t>Does he try to copy what you say?</w:t>
            </w:r>
          </w:p>
          <w:p w14:paraId="37F93B84" w14:textId="77777777" w:rsidR="008D60FB" w:rsidRDefault="00000000">
            <w:pPr>
              <w:numPr>
                <w:ilvl w:val="1"/>
                <w:numId w:val="4"/>
              </w:numPr>
              <w:rPr>
                <w:sz w:val="22"/>
                <w:szCs w:val="22"/>
              </w:rPr>
            </w:pPr>
            <w:commentRangeStart w:id="2"/>
            <w:r>
              <w:rPr>
                <w:sz w:val="22"/>
                <w:szCs w:val="22"/>
              </w:rPr>
              <w:t>Imitates the words</w:t>
            </w:r>
            <w:commentRangeEnd w:id="2"/>
            <w:r w:rsidR="00F712BF">
              <w:rPr>
                <w:rStyle w:val="CommentReference"/>
                <w:sz w:val="22"/>
                <w:szCs w:val="22"/>
              </w:rPr>
              <w:commentReference w:id="2"/>
            </w:r>
          </w:p>
          <w:p w14:paraId="6F6D149C" w14:textId="77777777" w:rsidR="008D60FB" w:rsidRDefault="00000000">
            <w:pPr>
              <w:numPr>
                <w:ilvl w:val="1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Imitates sounds such as ‘woof’, ‘meow’</w:t>
            </w:r>
          </w:p>
          <w:p w14:paraId="46BCA6D2" w14:textId="77777777" w:rsidR="008D60FB" w:rsidRDefault="00000000">
            <w:pPr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Does he sing along to familiar songs?</w:t>
            </w:r>
            <w:commentRangeEnd w:id="1"/>
            <w:r w:rsidR="00F712BF">
              <w:rPr>
                <w:rStyle w:val="CommentReference"/>
                <w:sz w:val="22"/>
                <w:szCs w:val="22"/>
              </w:rPr>
              <w:commentReference w:id="1"/>
            </w:r>
          </w:p>
          <w:p w14:paraId="4E58B3C2" w14:textId="77777777" w:rsidR="008D60FB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Play:</w:t>
            </w:r>
          </w:p>
          <w:p w14:paraId="3BF501C7" w14:textId="77777777" w:rsidR="008D60FB" w:rsidRDefault="00000000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does he usually play with?</w:t>
            </w:r>
          </w:p>
          <w:p w14:paraId="41520323" w14:textId="77777777" w:rsidR="008D60FB" w:rsidRDefault="00000000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Does he bring toys to you to play with him?</w:t>
            </w:r>
          </w:p>
          <w:p w14:paraId="024F3960" w14:textId="77777777" w:rsidR="008D60FB" w:rsidRDefault="00000000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Does he play peek-a-boo with you?</w:t>
            </w:r>
          </w:p>
          <w:p w14:paraId="3458BB51" w14:textId="77777777" w:rsidR="008D60FB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Feeding:</w:t>
            </w:r>
          </w:p>
          <w:p w14:paraId="4B16E90B" w14:textId="77777777" w:rsidR="008D60FB" w:rsidRDefault="00000000">
            <w:pPr>
              <w:numPr>
                <w:ilvl w:val="0"/>
                <w:numId w:val="1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food does he eat now? (Transition from soft-textured food to adult-like food around his age.)</w:t>
            </w:r>
          </w:p>
          <w:p w14:paraId="48F73AF0" w14:textId="77777777" w:rsidR="008D60FB" w:rsidRDefault="00000000">
            <w:pPr>
              <w:numPr>
                <w:ilvl w:val="1"/>
                <w:numId w:val="1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often?</w:t>
            </w:r>
          </w:p>
          <w:p w14:paraId="4F9CF143" w14:textId="77777777" w:rsidR="008D60FB" w:rsidRDefault="00000000">
            <w:pPr>
              <w:numPr>
                <w:ilvl w:val="0"/>
                <w:numId w:val="1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does he eat and drink with?</w:t>
            </w:r>
          </w:p>
          <w:p w14:paraId="52E07CA4" w14:textId="77777777" w:rsidR="008D60FB" w:rsidRDefault="00000000">
            <w:pPr>
              <w:numPr>
                <w:ilvl w:val="1"/>
                <w:numId w:val="1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Using his fingers/spoon</w:t>
            </w:r>
          </w:p>
          <w:p w14:paraId="091A8F99" w14:textId="77777777" w:rsidR="008D60FB" w:rsidRDefault="00000000">
            <w:pPr>
              <w:numPr>
                <w:ilvl w:val="1"/>
                <w:numId w:val="1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Straw/cup/Pigeon bottle</w:t>
            </w:r>
          </w:p>
          <w:p w14:paraId="5B03A943" w14:textId="77777777" w:rsidR="008D60FB" w:rsidRDefault="00000000">
            <w:pPr>
              <w:numPr>
                <w:ilvl w:val="0"/>
                <w:numId w:val="1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Does he still drink formula now? How much and how often?</w:t>
            </w:r>
          </w:p>
          <w:p w14:paraId="36815086" w14:textId="77777777" w:rsidR="008D60FB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Hearing:</w:t>
            </w:r>
          </w:p>
          <w:p w14:paraId="108F277E" w14:textId="77777777" w:rsidR="008D60FB" w:rsidRDefault="00000000">
            <w:pPr>
              <w:numPr>
                <w:ilvl w:val="0"/>
                <w:numId w:val="8"/>
              </w:numPr>
              <w:rPr>
                <w:sz w:val="22"/>
                <w:szCs w:val="22"/>
              </w:rPr>
            </w:pPr>
            <w:commentRangeStart w:id="3"/>
            <w:r>
              <w:rPr>
                <w:sz w:val="22"/>
                <w:szCs w:val="22"/>
              </w:rPr>
              <w:t>Any ear infections or hearing concerns?</w:t>
            </w:r>
            <w:commentRangeEnd w:id="3"/>
            <w:r w:rsidR="00F712BF">
              <w:rPr>
                <w:rStyle w:val="CommentReference"/>
                <w:sz w:val="22"/>
                <w:szCs w:val="22"/>
              </w:rPr>
              <w:commentReference w:id="3"/>
            </w:r>
          </w:p>
          <w:p w14:paraId="6D6879BB" w14:textId="77777777" w:rsidR="00F712BF" w:rsidRDefault="00F712BF" w:rsidP="00F712BF">
            <w:pPr>
              <w:rPr>
                <w:sz w:val="22"/>
                <w:szCs w:val="22"/>
              </w:rPr>
            </w:pPr>
          </w:p>
          <w:p w14:paraId="19FAEEB6" w14:textId="74AF73A0" w:rsidR="00F712BF" w:rsidRDefault="00F712BF" w:rsidP="00F712BF">
            <w:pPr>
              <w:rPr>
                <w:sz w:val="22"/>
                <w:szCs w:val="22"/>
              </w:rPr>
            </w:pPr>
            <w:ins w:id="4" w:author="Jasmine Teo" w:date="2026-10-15T19:40:00Z" w16du:dateUtc="2026-10-15T11:40:00Z">
              <w:r>
                <w:rPr>
                  <w:sz w:val="22"/>
                  <w:szCs w:val="22"/>
                </w:rPr>
                <w:t>What about checking whether he is attending any school (e.g. infant care)?</w:t>
              </w:r>
            </w:ins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48147" w14:textId="77777777" w:rsidR="008D60FB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15 minutes</w:t>
            </w:r>
          </w:p>
          <w:p w14:paraId="24004D5F" w14:textId="77777777" w:rsidR="008D60FB" w:rsidRDefault="008D60FB">
            <w:pPr>
              <w:rPr>
                <w:sz w:val="22"/>
                <w:szCs w:val="22"/>
              </w:rPr>
            </w:pPr>
          </w:p>
          <w:p w14:paraId="3AA5016A" w14:textId="77777777" w:rsidR="008D60FB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(Can tick off Rossetti items by parent report "R.")</w:t>
            </w:r>
          </w:p>
        </w:tc>
      </w:tr>
      <w:tr w:rsidR="008D60FB" w14:paraId="6470129B" w14:textId="77777777"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01CE0" w14:textId="77777777" w:rsidR="008D60FB" w:rsidRDefault="00000000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Goal</w:t>
            </w:r>
            <w:r>
              <w:rPr>
                <w:sz w:val="22"/>
                <w:szCs w:val="22"/>
              </w:rPr>
              <w:t xml:space="preserve">: Find Child O's functional level across the Rossetti domains </w:t>
            </w:r>
            <w:r>
              <w:rPr>
                <w:sz w:val="22"/>
                <w:szCs w:val="22"/>
              </w:rPr>
              <w:lastRenderedPageBreak/>
              <w:t>(interaction-attachment, pragmatics, gesture, play, language comprehension, and language expression), using parent report, observation, and elicitation.</w:t>
            </w:r>
          </w:p>
          <w:p w14:paraId="692092A4" w14:textId="77777777" w:rsidR="008D60FB" w:rsidRDefault="008D60FB">
            <w:pPr>
              <w:rPr>
                <w:sz w:val="22"/>
                <w:szCs w:val="22"/>
              </w:rPr>
            </w:pPr>
          </w:p>
          <w:p w14:paraId="21A6928B" w14:textId="77777777" w:rsidR="008D60FB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Step-down: Elicit the items in the age band below his age (6-9 months)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0A6BB" w14:textId="77777777" w:rsidR="008D60FB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Rossetti (Age 9-12 months)</w:t>
            </w:r>
          </w:p>
          <w:p w14:paraId="47190B4E" w14:textId="77777777" w:rsidR="008D60FB" w:rsidRDefault="008D60FB">
            <w:pPr>
              <w:rPr>
                <w:sz w:val="22"/>
                <w:szCs w:val="22"/>
              </w:rPr>
            </w:pPr>
          </w:p>
          <w:p w14:paraId="26D39218" w14:textId="77777777" w:rsidR="008D60FB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Rationale: The Rossetti covers detailed early skills that come before words (interaction, gesture, play, understanding).</w:t>
            </w:r>
          </w:p>
        </w:tc>
        <w:tc>
          <w:tcPr>
            <w:tcW w:w="6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865A2" w14:textId="77777777" w:rsidR="008D60FB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Play:</w:t>
            </w:r>
          </w:p>
          <w:p w14:paraId="7A7FB331" w14:textId="77777777" w:rsidR="008D60FB" w:rsidRDefault="00000000">
            <w:pPr>
              <w:numPr>
                <w:ilvl w:val="0"/>
                <w:numId w:val="5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Stir with a spoon in a cup and give the cup and spoon to him to see if he imitates</w:t>
            </w:r>
          </w:p>
          <w:p w14:paraId="100A599D" w14:textId="77777777" w:rsidR="008D60FB" w:rsidRDefault="00000000">
            <w:pPr>
              <w:numPr>
                <w:ilvl w:val="0"/>
                <w:numId w:val="5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Observe if he pushes a toy car</w:t>
            </w:r>
          </w:p>
          <w:p w14:paraId="781C846B" w14:textId="77777777" w:rsidR="008D60FB" w:rsidRDefault="00000000">
            <w:pPr>
              <w:numPr>
                <w:ilvl w:val="1"/>
                <w:numId w:val="5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Can observe turn-taking in this activity too (I push the car back to him and see if he pushes it back)</w:t>
            </w:r>
          </w:p>
          <w:p w14:paraId="7910F966" w14:textId="77777777" w:rsidR="008D60FB" w:rsidRDefault="00000000">
            <w:pPr>
              <w:numPr>
                <w:ilvl w:val="0"/>
                <w:numId w:val="5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Observe his reaction when changing toys</w:t>
            </w:r>
          </w:p>
          <w:p w14:paraId="1B3CBA10" w14:textId="77777777" w:rsidR="008D60FB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Comprehension:</w:t>
            </w:r>
          </w:p>
          <w:p w14:paraId="03BAC2F8" w14:textId="77777777" w:rsidR="008D60FB" w:rsidRDefault="00000000">
            <w:pPr>
              <w:numPr>
                <w:ilvl w:val="0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Ask ‘Where’s mummy?’ and ‘Where's the car?’ without pointing and see if the child looks at the person/item</w:t>
            </w:r>
          </w:p>
          <w:p w14:paraId="2ED65EB0" w14:textId="77777777" w:rsidR="008D60FB" w:rsidRDefault="00000000">
            <w:pPr>
              <w:numPr>
                <w:ilvl w:val="0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Say ‘Give me the car’ and observe how he responds (can hold out my hand too if he doesn’t respond)</w:t>
            </w:r>
          </w:p>
          <w:p w14:paraId="70FB616C" w14:textId="77777777" w:rsidR="008D60FB" w:rsidRDefault="00000000">
            <w:pPr>
              <w:numPr>
                <w:ilvl w:val="0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Ask ‘Where’s your/bear’s/mummy’s head/eyes/nose/shoulder?' (Can use a toy bear or ask him directly.)</w:t>
            </w:r>
          </w:p>
          <w:p w14:paraId="76D5641E" w14:textId="77777777" w:rsidR="008D60FB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Expression:</w:t>
            </w:r>
          </w:p>
          <w:p w14:paraId="736EC4B6" w14:textId="77777777" w:rsidR="008D60FB" w:rsidRDefault="00000000">
            <w:pPr>
              <w:numPr>
                <w:ilvl w:val="0"/>
                <w:numId w:val="2"/>
              </w:numPr>
              <w:rPr>
                <w:sz w:val="22"/>
                <w:szCs w:val="22"/>
              </w:rPr>
            </w:pPr>
            <w:commentRangeStart w:id="5"/>
            <w:r>
              <w:rPr>
                <w:sz w:val="22"/>
                <w:szCs w:val="22"/>
              </w:rPr>
              <w:t>Observe any sounds he produces spontaneously during play</w:t>
            </w:r>
            <w:commentRangeEnd w:id="5"/>
            <w:r w:rsidR="00F712BF">
              <w:rPr>
                <w:rStyle w:val="CommentReference"/>
                <w:sz w:val="22"/>
                <w:szCs w:val="22"/>
              </w:rPr>
              <w:commentReference w:id="5"/>
            </w:r>
          </w:p>
          <w:p w14:paraId="7B7D7705" w14:textId="77777777" w:rsidR="008D60FB" w:rsidRDefault="00000000">
            <w:pPr>
              <w:numPr>
                <w:ilvl w:val="0"/>
                <w:numId w:val="7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Observe any imitation of sounds I/the parents make</w:t>
            </w:r>
          </w:p>
          <w:p w14:paraId="174BF33B" w14:textId="77777777" w:rsidR="008D60FB" w:rsidRDefault="00000000">
            <w:pPr>
              <w:numPr>
                <w:ilvl w:val="1"/>
                <w:numId w:val="7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Words and non-speech sounds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ECE03" w14:textId="77777777" w:rsidR="008D60FB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15 minutes</w:t>
            </w:r>
          </w:p>
          <w:p w14:paraId="4DF2300A" w14:textId="77777777" w:rsidR="008D60FB" w:rsidRDefault="008D60FB">
            <w:pPr>
              <w:rPr>
                <w:sz w:val="22"/>
                <w:szCs w:val="22"/>
              </w:rPr>
            </w:pPr>
          </w:p>
          <w:p w14:paraId="5F29DF80" w14:textId="77777777" w:rsidR="008D60FB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(Note down the observed/elicited/reported behaviors in the Rossetti form and the sounds the child produced.)</w:t>
            </w:r>
          </w:p>
        </w:tc>
      </w:tr>
      <w:tr w:rsidR="008D60FB" w14:paraId="311EA241" w14:textId="77777777"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6ADBC" w14:textId="77777777" w:rsidR="008D60FB" w:rsidRDefault="00000000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 xml:space="preserve">Goal: Parents understand where Child O is now, know what to look for over the next 6 months, and </w:t>
            </w:r>
            <w:r>
              <w:rPr>
                <w:sz w:val="22"/>
                <w:szCs w:val="22"/>
              </w:rPr>
              <w:t>understand home strategies for language stimulation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3CE93" w14:textId="77777777" w:rsidR="008D60FB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Debrief with parents</w:t>
            </w:r>
          </w:p>
        </w:tc>
        <w:tc>
          <w:tcPr>
            <w:tcW w:w="6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8CFF9" w14:textId="77777777" w:rsidR="008D60FB" w:rsidRDefault="00000000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 through the Communication Milestones 7–12 months handout and tick what he has achieved.</w:t>
            </w:r>
          </w:p>
          <w:p w14:paraId="75AF2C84" w14:textId="77777777" w:rsidR="008D60FB" w:rsidRDefault="00000000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Give the Communication Milestones 13–18 months handout. Explain what to look for over the next 6 months.</w:t>
            </w:r>
          </w:p>
          <w:p w14:paraId="5C4BB279" w14:textId="77777777" w:rsidR="008D60FB" w:rsidRDefault="00000000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Explain the activities to encourage baby talk:</w:t>
            </w:r>
          </w:p>
          <w:p w14:paraId="5F0AB9BA" w14:textId="77777777" w:rsidR="008D60FB" w:rsidRDefault="00000000">
            <w:pPr>
              <w:numPr>
                <w:ilvl w:val="1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 close and face-to-face (same level as the child)</w:t>
            </w:r>
          </w:p>
          <w:p w14:paraId="3983F262" w14:textId="77777777" w:rsidR="008D60FB" w:rsidRDefault="00000000">
            <w:pPr>
              <w:numPr>
                <w:ilvl w:val="1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Play together with the child and follow his lead: Talk about what they’re playing with by naming and describing items and actions</w:t>
            </w:r>
          </w:p>
          <w:p w14:paraId="15F65CF7" w14:textId="77777777" w:rsidR="008D60FB" w:rsidRDefault="00000000">
            <w:pPr>
              <w:numPr>
                <w:ilvl w:val="1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Speak in short grammatical sentences → easier for the child to follow</w:t>
            </w:r>
          </w:p>
          <w:p w14:paraId="27592E86" w14:textId="77777777" w:rsidR="008D60FB" w:rsidRDefault="00000000">
            <w:pPr>
              <w:numPr>
                <w:ilvl w:val="1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Make fun sounds</w:t>
            </w:r>
          </w:p>
          <w:p w14:paraId="235A8666" w14:textId="77777777" w:rsidR="008D60FB" w:rsidRDefault="00000000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Discuss TCU time (</w:t>
            </w:r>
            <w:commentRangeStart w:id="6"/>
            <w:r>
              <w:rPr>
                <w:sz w:val="22"/>
                <w:szCs w:val="22"/>
              </w:rPr>
              <w:t>if no issues, TCU in 6 months</w:t>
            </w:r>
            <w:commentRangeEnd w:id="6"/>
            <w:r w:rsidR="00F712BF">
              <w:rPr>
                <w:rStyle w:val="CommentReference"/>
                <w:sz w:val="22"/>
                <w:szCs w:val="22"/>
              </w:rPr>
              <w:commentReference w:id="6"/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2C7FA" w14:textId="77777777" w:rsidR="008D60FB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 minutes</w:t>
            </w:r>
          </w:p>
        </w:tc>
      </w:tr>
    </w:tbl>
    <w:p w14:paraId="7F4368AF" w14:textId="77777777" w:rsidR="008D60FB" w:rsidRDefault="008D60FB">
      <w:pPr>
        <w:rPr>
          <w:sz w:val="22"/>
          <w:szCs w:val="22"/>
        </w:rPr>
      </w:pPr>
    </w:p>
    <w:sectPr w:rsidR="008D60FB">
      <w:headerReference w:type="default" r:id="rId12"/>
      <w:pgSz w:w="16840" w:h="11900" w:orient="landscape"/>
      <w:pgMar w:top="1440" w:right="1440" w:bottom="1440" w:left="144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asmine Teo" w:date="2026-10-15T19:38:00Z" w:initials="JT">
    <w:p w14:paraId="73D6626D" w14:textId="77777777" w:rsidR="00F712BF" w:rsidRDefault="00F712BF" w:rsidP="00F712BF">
      <w:pPr>
        <w:pStyle w:val="CommentText"/>
      </w:pPr>
      <w:r>
        <w:rPr>
          <w:rStyle w:val="CommentReference"/>
        </w:rPr>
        <w:annotationRef/>
      </w:r>
      <w:r>
        <w:t>What are some simple questions that you would expect a 1 year old to be able to understand and respond to?</w:t>
      </w:r>
    </w:p>
  </w:comment>
  <w:comment w:id="2" w:author="Jasmine Teo" w:date="2026-10-15T19:35:00Z" w:initials="JT">
    <w:p w14:paraId="51070638" w14:textId="77777777" w:rsidR="00F712BF" w:rsidRDefault="00F712BF" w:rsidP="00F712BF">
      <w:pPr>
        <w:pStyle w:val="CommentText"/>
      </w:pPr>
      <w:r>
        <w:rPr>
          <w:rStyle w:val="CommentReference"/>
        </w:rPr>
        <w:annotationRef/>
      </w:r>
      <w:r>
        <w:t>Would you be expecting a 1 year old child be able to imitate words?</w:t>
      </w:r>
    </w:p>
  </w:comment>
  <w:comment w:id="1" w:author="Jasmine Teo" w:date="2026-10-15T19:36:00Z" w:initials="JT">
    <w:p w14:paraId="0A40D72D" w14:textId="77777777" w:rsidR="00F712BF" w:rsidRDefault="00F712BF" w:rsidP="00F712BF">
      <w:pPr>
        <w:pStyle w:val="CommentText"/>
      </w:pPr>
      <w:r>
        <w:rPr>
          <w:rStyle w:val="CommentReference"/>
        </w:rPr>
        <w:annotationRef/>
      </w:r>
      <w:r>
        <w:t>These seem to be close-ended questions, how would you phrase it so that it would be open-ended?</w:t>
      </w:r>
    </w:p>
  </w:comment>
  <w:comment w:id="3" w:author="Jasmine Teo" w:date="2026-10-15T19:37:00Z" w:initials="JT">
    <w:p w14:paraId="32F1BCEC" w14:textId="77777777" w:rsidR="00F712BF" w:rsidRDefault="00F712BF" w:rsidP="00F712BF">
      <w:pPr>
        <w:pStyle w:val="CommentText"/>
      </w:pPr>
      <w:r>
        <w:rPr>
          <w:rStyle w:val="CommentReference"/>
        </w:rPr>
        <w:annotationRef/>
      </w:r>
      <w:r>
        <w:t>Would you be able to find out from the ENT notes?</w:t>
      </w:r>
    </w:p>
  </w:comment>
  <w:comment w:id="5" w:author="Jasmine Teo" w:date="2026-10-15T19:39:00Z" w:initials="JT">
    <w:p w14:paraId="5694132A" w14:textId="77777777" w:rsidR="00F712BF" w:rsidRDefault="00F712BF" w:rsidP="00F712BF">
      <w:pPr>
        <w:pStyle w:val="CommentText"/>
      </w:pPr>
      <w:r>
        <w:rPr>
          <w:rStyle w:val="CommentReference"/>
        </w:rPr>
        <w:annotationRef/>
      </w:r>
      <w:r>
        <w:t>In terms of expressive language, what would you expect a 1 year old to be achieving?</w:t>
      </w:r>
    </w:p>
  </w:comment>
  <w:comment w:id="6" w:author="Jasmine Teo" w:date="2026-10-15T19:40:00Z" w:initials="JT">
    <w:p w14:paraId="6E3E25A7" w14:textId="77777777" w:rsidR="00F712BF" w:rsidRDefault="00F712BF" w:rsidP="00F712BF">
      <w:pPr>
        <w:pStyle w:val="CommentText"/>
      </w:pPr>
      <w:r>
        <w:rPr>
          <w:rStyle w:val="CommentReference"/>
        </w:rPr>
        <w:annotationRef/>
      </w:r>
      <w:r>
        <w:t>And if there are concerns/issues, when should we review child?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3D6626D" w15:done="0"/>
  <w15:commentEx w15:paraId="51070638" w15:done="0"/>
  <w15:commentEx w15:paraId="0A40D72D" w15:done="0"/>
  <w15:commentEx w15:paraId="32F1BCEC" w15:done="0"/>
  <w15:commentEx w15:paraId="5694132A" w15:done="0"/>
  <w15:commentEx w15:paraId="6E3E25A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473C9AC" w16cex:dateUtc="2026-10-15T11:38:00Z"/>
  <w16cex:commentExtensible w16cex:durableId="624073EE" w16cex:dateUtc="2026-10-15T11:35:00Z"/>
  <w16cex:commentExtensible w16cex:durableId="699A36DA" w16cex:dateUtc="2026-10-15T11:36:00Z"/>
  <w16cex:commentExtensible w16cex:durableId="62B3CD2C" w16cex:dateUtc="2026-10-15T11:37:00Z"/>
  <w16cex:commentExtensible w16cex:durableId="3B27CB7C" w16cex:dateUtc="2026-10-15T11:39:00Z"/>
  <w16cex:commentExtensible w16cex:durableId="2F5EA999" w16cex:dateUtc="2026-10-15T11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3D6626D" w16cid:durableId="4473C9AC"/>
  <w16cid:commentId w16cid:paraId="51070638" w16cid:durableId="624073EE"/>
  <w16cid:commentId w16cid:paraId="0A40D72D" w16cid:durableId="699A36DA"/>
  <w16cid:commentId w16cid:paraId="32F1BCEC" w16cid:durableId="62B3CD2C"/>
  <w16cid:commentId w16cid:paraId="5694132A" w16cid:durableId="3B27CB7C"/>
  <w16cid:commentId w16cid:paraId="6E3E25A7" w16cid:durableId="2F5EA99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9DB94" w14:textId="77777777" w:rsidR="00CD4619" w:rsidRDefault="00CD4619">
      <w:r>
        <w:separator/>
      </w:r>
    </w:p>
  </w:endnote>
  <w:endnote w:type="continuationSeparator" w:id="0">
    <w:p w14:paraId="20F86BEC" w14:textId="77777777" w:rsidR="00CD4619" w:rsidRDefault="00CD4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2E8BBE-1ED9-4DC7-B8B8-A4E38F3302D8}"/>
    <w:embedBold r:id="rId2" w:fontKey="{829E5857-0007-4248-995A-50FDFD11804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44564ED-FF1B-4911-8A01-31029AF5F145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D6A15546-EE42-4B32-A328-A4993E72B59B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C4205" w14:textId="77777777" w:rsidR="00CD4619" w:rsidRDefault="00CD4619">
      <w:r>
        <w:separator/>
      </w:r>
    </w:p>
  </w:footnote>
  <w:footnote w:type="continuationSeparator" w:id="0">
    <w:p w14:paraId="23497FBD" w14:textId="77777777" w:rsidR="00CD4619" w:rsidRDefault="00CD46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96A66" w14:textId="77777777" w:rsidR="008D60FB" w:rsidRDefault="008D60F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01B3"/>
    <w:multiLevelType w:val="multilevel"/>
    <w:tmpl w:val="9774C6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C442407"/>
    <w:multiLevelType w:val="multilevel"/>
    <w:tmpl w:val="A54E0D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2C63EFB"/>
    <w:multiLevelType w:val="multilevel"/>
    <w:tmpl w:val="C9CC51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F1C79EF"/>
    <w:multiLevelType w:val="multilevel"/>
    <w:tmpl w:val="F628F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0B0058B"/>
    <w:multiLevelType w:val="multilevel"/>
    <w:tmpl w:val="A694FB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4805C76"/>
    <w:multiLevelType w:val="multilevel"/>
    <w:tmpl w:val="A8542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9F4CDB"/>
    <w:multiLevelType w:val="multilevel"/>
    <w:tmpl w:val="87CE8C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8CA5B33"/>
    <w:multiLevelType w:val="multilevel"/>
    <w:tmpl w:val="EC6EE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B9F7E01"/>
    <w:multiLevelType w:val="multilevel"/>
    <w:tmpl w:val="780A79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256204"/>
    <w:multiLevelType w:val="multilevel"/>
    <w:tmpl w:val="E3D066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4012BDB"/>
    <w:multiLevelType w:val="multilevel"/>
    <w:tmpl w:val="6B0AB7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D312080"/>
    <w:multiLevelType w:val="multilevel"/>
    <w:tmpl w:val="026C2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79A77B9"/>
    <w:multiLevelType w:val="multilevel"/>
    <w:tmpl w:val="9730B7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350071">
    <w:abstractNumId w:val="3"/>
  </w:num>
  <w:num w:numId="2" w16cid:durableId="1553886067">
    <w:abstractNumId w:val="7"/>
  </w:num>
  <w:num w:numId="3" w16cid:durableId="1090271528">
    <w:abstractNumId w:val="6"/>
  </w:num>
  <w:num w:numId="4" w16cid:durableId="575475577">
    <w:abstractNumId w:val="4"/>
  </w:num>
  <w:num w:numId="5" w16cid:durableId="662197488">
    <w:abstractNumId w:val="12"/>
  </w:num>
  <w:num w:numId="6" w16cid:durableId="1896351183">
    <w:abstractNumId w:val="8"/>
  </w:num>
  <w:num w:numId="7" w16cid:durableId="2123767091">
    <w:abstractNumId w:val="11"/>
  </w:num>
  <w:num w:numId="8" w16cid:durableId="1699888848">
    <w:abstractNumId w:val="1"/>
  </w:num>
  <w:num w:numId="9" w16cid:durableId="1246762729">
    <w:abstractNumId w:val="10"/>
  </w:num>
  <w:num w:numId="10" w16cid:durableId="125468483">
    <w:abstractNumId w:val="2"/>
  </w:num>
  <w:num w:numId="11" w16cid:durableId="463699690">
    <w:abstractNumId w:val="9"/>
  </w:num>
  <w:num w:numId="12" w16cid:durableId="1632638571">
    <w:abstractNumId w:val="5"/>
  </w:num>
  <w:num w:numId="13" w16cid:durableId="150864103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smine Teo">
    <w15:presenceInfo w15:providerId="Windows Live" w15:userId="2e1b80f909d65ac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0FB"/>
    <w:rsid w:val="008D60FB"/>
    <w:rsid w:val="00A12F56"/>
    <w:rsid w:val="00CD4619"/>
    <w:rsid w:val="00F7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CDF5D"/>
  <w15:docId w15:val="{2B3C562D-83B5-48B7-9602-CAA468810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02E9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F712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12B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12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12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12B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71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2VOTfU1BPhJ24IhP9he6cD5/XQ==">CgMxLjA4AHIhMWFvTTNQaEFqRmtwU0w3cXdHdl9uTVl0c1llejA2N3Vq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715</Words>
  <Characters>4078</Characters>
  <Application>Microsoft Office Word</Application>
  <DocSecurity>0</DocSecurity>
  <Lines>33</Lines>
  <Paragraphs>9</Paragraphs>
  <ScaleCrop>false</ScaleCrop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 Hui Gladys Tan</dc:creator>
  <cp:lastModifiedBy>Jasmine Teo</cp:lastModifiedBy>
  <cp:revision>2</cp:revision>
  <dcterms:created xsi:type="dcterms:W3CDTF">2026-10-15T11:40:00Z</dcterms:created>
  <dcterms:modified xsi:type="dcterms:W3CDTF">2026-10-15T11:40:00Z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92966c74e868349a9bb89470cdeb6bdd261a359685ef533e9b9b801603c91e8d</vt:lpwstr>
  </property>
</Properties>
</file>